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Redlined Draft — northstar_msa_test_contract.txt</w:t>
      </w:r>
    </w:p>
    <w:p>
      <w:r>
        <w:rPr>
          <w:i/>
        </w:rPr>
        <w:t>This redline uses native Word Track Changes. Each suggested edit carries a comment explaining the deterministic rule behind it, and each declined suggestion carries the reviewer's note — accept, reject, or edit them exactly as you would any other tracked change.</w:t>
      </w:r>
    </w:p>
    <w:p/>
    <w:p>
      <w:r>
        <w:t>NORTHSTAR ENTERPRISE MASTER SERVICES AGREEMENT</w:t>
      </w:r>
    </w:p>
    <w:p>
      <w:r>
        <w:t>This Master Services Agreement ("Agreement") is entered into by and between Northstar</w:t>
      </w:r>
      <w:r>
        <w:br/>
      </w:r>
      <w:r>
        <w:t>Technologies, Inc. ("Provider") and Acme Software, Inc. ("Customer"), collectively the</w:t>
      </w:r>
      <w:r>
        <w:br/>
      </w:r>
      <w:r>
        <w:t>"Parties," effective as of the date of last signature below.</w:t>
      </w:r>
    </w:p>
    <w:p>
      <w:r>
        <w:t>1. SERVICES. Provider shall provide the services described in one or more order forms</w:t>
      </w:r>
      <w:r>
        <w:br/>
      </w:r>
      <w:r>
        <w:t>executed by the Parties from time to time (each, an "Order Form"), which are incorporated</w:t>
      </w:r>
      <w:r>
        <w:br/>
      </w:r>
      <w:r>
        <w:t>herein by reference.</w:t>
      </w:r>
    </w:p>
    <w:p>
      <w:r>
        <w:t>2. FEES AND PAYMENT. Customer shall pay all fees set forth in each Order Form within</w:t>
      </w:r>
      <w:r>
        <w:br/>
      </w:r>
      <w:r>
        <w:t>thirty (30) days of the invoice date. Late payments accrue interest at 1.5% per month.</w:t>
      </w:r>
    </w:p>
    <w:p>
      <w:r>
        <w:t xml:space="preserve">3. LIMITATION OF </w:t>
      </w:r>
      <w:del w:id="1" w:author="Sarah Chen" w:date="2026-08-11T06:27:58Z">
        <w:r>
          <w:delText xml:space="preserve">LIABILITY. Except for Customer's payment obligations, Provider's
liability shall be unlimited for breaches of confidentiality, data security obligations,
intellectual property infringement, and indemnification obligations. For all other claims,
Provider's aggregate liability shall not exceed</w:delText>
        </w:r>
      </w:del>
      <w:commentRangeStart w:id="0"/>
      <w:ins w:id="2" w:author="Sarah Chen" w:date="2026-08-11T06:27:58Z">
        <w:r>
          <w:t xml:space="preserve">Each party's aggregate liability under this Agreement shall be subject to the limitation set forth in this Section, applied equally to both parties.</w:t>
        </w:r>
      </w:ins>
      <w:commentRangeEnd w:id="0"/>
      <w:r>
        <w:rPr>
          <w:rStyle w:val="CommentReference"/>
        </w:rPr>
        <w:commentReference w:id="0"/>
      </w:r>
      <w:r>
        <w:t xml:space="preserve"> five times the fees paid under this</w:t>
      </w:r>
      <w:r>
        <w:br/>
      </w:r>
      <w:r>
        <w:t>Agreement. Neither limitation shall apply to Provider's gross negligence, willful</w:t>
      </w:r>
      <w:r>
        <w:br/>
      </w:r>
      <w:r>
        <w:t>misconduct, or fraud.</w:t>
      </w:r>
    </w:p>
    <w:p>
      <w:r>
        <w:t>4. TERM AND TERMINATION. This Agreement commences on the Effective Date and continues</w:t>
      </w:r>
      <w:r>
        <w:br/>
      </w:r>
      <w:r>
        <w:t>for an initial term of three (3) years, renewing automatically for successive one-year</w:t>
      </w:r>
      <w:r>
        <w:br/>
      </w:r>
      <w:r>
        <w:t>terms unless either party gives notice of non-renewal at least sixty (60) days before</w:t>
      </w:r>
      <w:r>
        <w:br/>
      </w:r>
      <w:r>
        <w:t xml:space="preserve">the end of the then-current term. </w:t>
      </w:r>
      <w:commentRangeStart w:id="1"/>
      <w:r>
        <w:t>Either party may terminate this Agreement</w:t>
      </w:r>
      <w:commentRangeEnd w:id="1"/>
      <w:r>
        <w:rPr>
          <w:rStyle w:val="CommentReference"/>
        </w:rPr>
        <w:commentReference w:id="1"/>
      </w:r>
      <w:r>
        <w:t xml:space="preserve"> </w:t>
      </w:r>
      <w:del w:id="3" w:author="Sarah Chen" w:date="2026-08-11T06:27:58Z">
        <w:r>
          <w:delText xml:space="preserve">for
convenience upon ninety (90) days' prior written notice to the other party. Either party
may terminate</w:delText>
        </w:r>
      </w:del>
      <w:commentRangeStart w:id="2"/>
      <w:ins w:id="4" w:author="Sarah Chen" w:date="2026-08-11T06:27:58Z">
        <w:r>
          <w:t xml:space="preserve">Either party may terminate this Agreement for convenience upon [30] days' prior written notice to the other party.</w:t>
        </w:r>
      </w:ins>
      <w:commentRangeEnd w:id="2"/>
      <w:r>
        <w:rPr>
          <w:rStyle w:val="CommentReference"/>
        </w:rPr>
        <w:commentReference w:id="2"/>
      </w:r>
      <w:r>
        <w:t xml:space="preserve"> this Agreement immediately upon written notice if the other party commits</w:t>
      </w:r>
      <w:r>
        <w:br/>
      </w:r>
      <w:r>
        <w:t>a material breach of this Agreement, without any obligation to provide an opportunity</w:t>
      </w:r>
      <w:r>
        <w:br/>
      </w:r>
      <w:r>
        <w:t>to cure. Upon termination, Customer shall pay all fees accrued through the termination</w:t>
      </w:r>
      <w:r>
        <w:br/>
      </w:r>
      <w:r>
        <w:t>date.</w:t>
      </w:r>
    </w:p>
    <w:p>
      <w:r>
        <w:t>5. CONFIDENTIALITY. "Confidential Information" means all non-public information</w:t>
      </w:r>
      <w:r>
        <w:br/>
      </w:r>
      <w:r>
        <w:t>disclosed by either party to the other in connection with this Agreement. The receiving</w:t>
      </w:r>
      <w:r>
        <w:br/>
      </w:r>
      <w:r>
        <w:t>party shall use the same degree of care to protect the disclosing party's Confidential</w:t>
      </w:r>
      <w:r>
        <w:br/>
      </w:r>
      <w:r>
        <w:t>Information as it uses for its own information of a similar nature, and shall not use</w:t>
      </w:r>
      <w:r>
        <w:br/>
      </w:r>
      <w:r>
        <w:t>such information except to perform its obligations under this Agreement. Confidential</w:t>
      </w:r>
      <w:r>
        <w:br/>
      </w:r>
      <w:r>
        <w:t>Information does not include information that (a) is or becomes publicly available</w:t>
      </w:r>
      <w:r>
        <w:br/>
      </w:r>
      <w:r>
        <w:t>through no fault of the receiving party, (b) was rightfully known to the receiving party</w:t>
      </w:r>
      <w:r>
        <w:br/>
      </w:r>
      <w:r>
        <w:t>prior to disclosure, or (c) is independently developed by the receiving party without</w:t>
      </w:r>
      <w:r>
        <w:br/>
      </w:r>
      <w:r>
        <w:t>reference to the disclosing party's Confidential Information. These confidentiality</w:t>
      </w:r>
      <w:r>
        <w:br/>
      </w:r>
      <w:r>
        <w:t>obligations shall survive termination of this Agreement for a period of two (2) years,</w:t>
      </w:r>
      <w:r>
        <w:br/>
      </w:r>
      <w:r>
        <w:t>except with respect to trade secrets, which shall be protected for as long as they</w:t>
      </w:r>
      <w:r>
        <w:br/>
      </w:r>
      <w:r>
        <w:t>remain trade secrets under applicable law.</w:t>
      </w:r>
    </w:p>
    <w:p>
      <w:r>
        <w:t>6. ASSIGNMENT. Customer may not assign, delegate, or otherwise transfer this Agreement</w:t>
      </w:r>
      <w:r>
        <w:br/>
      </w:r>
      <w:r>
        <w:t>or any of its rights or obligations under this Agreement, in whole or in part, without</w:t>
      </w:r>
      <w:r>
        <w:br/>
      </w:r>
      <w:r>
        <w:t>Provider's prior written consent, which Provider may withhold in its sole and absolute</w:t>
      </w:r>
      <w:r>
        <w:br/>
      </w:r>
      <w:r>
        <w:t>discretion. Provider may assign this Agreement without Customer's consent, including</w:t>
      </w:r>
      <w:r>
        <w:br/>
      </w:r>
      <w:r>
        <w:t>in connection with a merger, acquisition, corporate reorganization, or sale of all or</w:t>
      </w:r>
      <w:r>
        <w:br/>
      </w:r>
      <w:r>
        <w:t>substantially all of its assets. Any attempted assignment in violation of this Section</w:t>
      </w:r>
      <w:r>
        <w:br/>
      </w:r>
      <w:r>
        <w:t>is void.</w:t>
      </w:r>
    </w:p>
    <w:p>
      <w:r>
        <w:t>7. GOVERNING LAW. This Agreement shall be governed by, and construed in accordance with,</w:t>
      </w:r>
      <w:r>
        <w:br/>
      </w:r>
      <w:r>
        <w:t>the laws of the State of Delaware, without regard to its conflict of laws principles.</w:t>
      </w:r>
      <w:r>
        <w:br/>
      </w:r>
      <w:r>
        <w:t>The Parties consent to the exclusive jurisdiction and venue of the state and federal</w:t>
      </w:r>
      <w:r>
        <w:br/>
      </w:r>
      <w:r>
        <w:t>courts located in Wilmington, Delaware. EACH PARTY WAIVES ITS RIGHT TO A JURY TRIAL IN</w:t>
      </w:r>
      <w:r>
        <w:br/>
      </w:r>
      <w:r>
        <w:t>ANY ACTION ARISING OUT OF OR RELATING TO THIS AGREEMENT.</w:t>
      </w:r>
    </w:p>
    <w:p>
      <w:r>
        <w:t>8. INDEMNIFICATION. Customer shall indemnify, defend, and hold harmless Provider from</w:t>
      </w:r>
      <w:r>
        <w:br/>
      </w:r>
      <w:r>
        <w:t>and against any and all third-party claims, damages, liabilities, costs, and expenses</w:t>
      </w:r>
      <w:r>
        <w:br/>
      </w:r>
      <w:r>
        <w:t>(including reasonable attorneys' fees) arising out of or relating to Customer's misuse</w:t>
      </w:r>
      <w:r>
        <w:br/>
      </w:r>
      <w:r>
        <w:t>of the services, violation of applicable law, or breach of this Agreement. Provider</w:t>
      </w:r>
      <w:r>
        <w:br/>
      </w:r>
      <w:r>
        <w:t>shall indemnify Customer against third-party claims that the services, as delivered by</w:t>
      </w:r>
      <w:r>
        <w:br/>
      </w:r>
      <w:r>
        <w:t>Provider and used in accordance with this Agreement, infringe a valid U.S. patent,</w:t>
      </w:r>
      <w:r>
        <w:br/>
      </w:r>
      <w:r>
        <w:t>copyright, or trademark of a third party, provided that Customer promptly notifies</w:t>
      </w:r>
      <w:r>
        <w:br/>
      </w:r>
      <w:r>
        <w:t>Provider in writing of the claim and gives Provider information and assistance,</w:t>
      </w:r>
      <w:r>
        <w:br/>
      </w:r>
      <w:r>
        <w:t>at Provider's expense, to defend or settle the claim.</w:t>
      </w:r>
    </w:p>
    <w:p>
      <w:r>
        <w:t>9. MISCELLANEOUS. This Agreement, together with all Order Forms, constitutes the</w:t>
      </w:r>
      <w:r>
        <w:br/>
      </w:r>
      <w:r>
        <w:t>entire agreement between the Parties and supersedes all prior agreements and</w:t>
      </w:r>
      <w:r>
        <w:br/>
      </w:r>
      <w:r>
        <w:t>understandings, whether written or oral, relating to its subject matter. This Agreement</w:t>
      </w:r>
      <w:r>
        <w:br/>
      </w:r>
      <w:r>
        <w:t>may only be amended by a written instrument signed by both Parties.</w:t>
      </w:r>
    </w:p>
    <w:p>
      <w:r>
        <w:t>IN WITNESS WHEREOF, the Parties have executed this Agreement as of the Effective Date.</w:t>
      </w:r>
    </w:p>
    <w:p>
      <w:r>
        <w:t>NORTHSTAR TECHNOLOGIES, INC.                    ACME SOFTWARE, INC.</w:t>
      </w:r>
    </w:p>
    <w:p>
      <w:r>
        <w:t>By: _______________________                     By: _______________________</w:t>
      </w:r>
      <w:r>
        <w:br/>
      </w:r>
      <w:r>
        <w:t>Name:                                            Name: Sarah Chen</w:t>
      </w:r>
      <w:r>
        <w:br/>
      </w:r>
      <w:r>
        <w:t>Title:                                           Title: Commercial Counsel</w:t>
      </w:r>
      <w:r>
        <w:br/>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0" w:author="TriageCounsel Deterministic Engine" w:initials="TC" w:date="2026-08-11T06:27:58Z">
    <w:p>
      <w:r>
        <w:t xml:space="preserve">Rule H_ASYMMETRIC_LIABILITY_01 — Asymmetric Liability Cap. A one-sided cap does not eliminate risk — it reallocates it entirely onto the uncapped party, who now bears unbounded exposure while the counterparty's downside is fixed.</w:t>
      </w:r>
    </w:p>
  </w:comment>
  <w:comment w:id="1" w:author="Sarah Chen" w:initials="SC" w:date="2026-08-11T06:27:58Z">
    <w:p>
      <w:r>
        <w:t xml:space="preserve">Reviewed and declined (POLICY_TERMINATION — Termination — PROHIBITED): Strategic enterprise customer — exception approved for this agreement.</w:t>
      </w:r>
    </w:p>
  </w:comment>
  <w:comment w:id="2" w:author="TriageCounsel Deterministic Engine" w:initials="TC" w:date="2026-08-11T06:27:58Z">
    <w:p>
      <w:r>
        <w:t xml:space="preserve">Rule H_TERM_CONVENIENCE_01 — One-Sided Termination for Convenience. A one-sided convenience-termination right lets one party exit the deal at will while the other remains bound for the full term, regardless of that party's own performance.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Change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Pr>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Triage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